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9163A" w14:textId="214B66FA" w:rsidR="00735938" w:rsidRDefault="00735938">
      <w:r>
        <w:t xml:space="preserve">Solar Audio Amplifier </w:t>
      </w:r>
    </w:p>
    <w:p w14:paraId="090BB5D5" w14:textId="08FE998D" w:rsidR="00735938" w:rsidRDefault="00735938">
      <w:r>
        <w:t>DAY1</w:t>
      </w:r>
    </w:p>
    <w:p w14:paraId="278BA34F" w14:textId="6B85DCE9" w:rsidR="00735938" w:rsidRDefault="00735938">
      <w:pPr>
        <w:rPr>
          <w:ins w:id="0" w:author="Lenovo" w:date="2026-06-17T21:07:00Z" w16du:dateUtc="2026-06-17T15:37:00Z"/>
        </w:rPr>
      </w:pPr>
      <w:r w:rsidRPr="00735938">
        <w:rPr>
          <w:noProof/>
        </w:rPr>
        <w:drawing>
          <wp:inline distT="0" distB="0" distL="0" distR="0" wp14:anchorId="61262D9B" wp14:editId="34504197">
            <wp:extent cx="5731510" cy="2997200"/>
            <wp:effectExtent l="0" t="0" r="2540" b="0"/>
            <wp:docPr id="51921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16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5938">
        <w:rPr>
          <w:noProof/>
        </w:rPr>
        <w:drawing>
          <wp:inline distT="0" distB="0" distL="0" distR="0" wp14:anchorId="0978BC40" wp14:editId="773E43E4">
            <wp:extent cx="5731510" cy="3014980"/>
            <wp:effectExtent l="0" t="0" r="2540" b="0"/>
            <wp:docPr id="137790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07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9B67B" w14:textId="77777777" w:rsidR="00280B97" w:rsidRDefault="00280B97" w:rsidP="00280B97">
      <w:pPr>
        <w:rPr>
          <w:ins w:id="1" w:author="Lenovo" w:date="2026-06-17T21:07:00Z" w16du:dateUtc="2026-06-17T15:37:00Z"/>
        </w:rPr>
      </w:pPr>
      <w:ins w:id="2" w:author="Lenovo" w:date="2026-06-17T21:07:00Z" w16du:dateUtc="2026-06-17T15:37:00Z">
        <w:r>
          <w:t>DAY2</w:t>
        </w:r>
      </w:ins>
    </w:p>
    <w:p w14:paraId="2A4A43C2" w14:textId="77777777" w:rsidR="00280B97" w:rsidRDefault="00280B97" w:rsidP="00280B97">
      <w:pPr>
        <w:rPr>
          <w:ins w:id="3" w:author="Lenovo" w:date="2026-06-17T21:07:00Z" w16du:dateUtc="2026-06-17T15:37:00Z"/>
        </w:rPr>
      </w:pPr>
      <w:ins w:id="4" w:author="Lenovo" w:date="2026-06-17T21:07:00Z" w16du:dateUtc="2026-06-17T15:37:00Z">
        <w:r>
          <w:t>## June 16</w:t>
        </w:r>
      </w:ins>
    </w:p>
    <w:p w14:paraId="7E16305B" w14:textId="77777777" w:rsidR="00280B97" w:rsidRDefault="00280B97" w:rsidP="00280B97">
      <w:pPr>
        <w:rPr>
          <w:ins w:id="5" w:author="Lenovo" w:date="2026-06-17T21:07:00Z" w16du:dateUtc="2026-06-17T15:37:00Z"/>
        </w:rPr>
      </w:pPr>
      <w:ins w:id="6" w:author="Lenovo" w:date="2026-06-17T21:07:00Z" w16du:dateUtc="2026-06-17T15:37:00Z">
        <w:r>
          <w:t>Built and simulated a silicon diode in PSpice.</w:t>
        </w:r>
      </w:ins>
    </w:p>
    <w:p w14:paraId="344A0CD1" w14:textId="77777777" w:rsidR="00280B97" w:rsidRDefault="00280B97" w:rsidP="00280B97">
      <w:pPr>
        <w:rPr>
          <w:ins w:id="7" w:author="Lenovo" w:date="2026-06-17T21:07:00Z" w16du:dateUtc="2026-06-17T15:37:00Z"/>
        </w:rPr>
      </w:pPr>
      <w:ins w:id="8" w:author="Lenovo" w:date="2026-06-17T21:07:00Z" w16du:dateUtc="2026-06-17T15:37:00Z">
        <w:r>
          <w:t xml:space="preserve">Performed a DC voltage </w:t>
        </w:r>
        <w:proofErr w:type="gramStart"/>
        <w:r>
          <w:t>sweep</w:t>
        </w:r>
        <w:proofErr w:type="gramEnd"/>
        <w:r>
          <w:t xml:space="preserve"> and obtained the diode I-V characteristic.</w:t>
        </w:r>
      </w:ins>
    </w:p>
    <w:p w14:paraId="17DA8E36" w14:textId="77777777" w:rsidR="00280B97" w:rsidRDefault="00280B97" w:rsidP="00280B97">
      <w:pPr>
        <w:rPr>
          <w:ins w:id="9" w:author="Lenovo" w:date="2026-06-17T21:07:00Z" w16du:dateUtc="2026-06-17T15:37:00Z"/>
        </w:rPr>
      </w:pPr>
      <w:ins w:id="10" w:author="Lenovo" w:date="2026-06-17T21:07:00Z" w16du:dateUtc="2026-06-17T15:37:00Z">
        <w:r>
          <w:t>Observed exponential current growth with increasing forward bias.</w:t>
        </w:r>
      </w:ins>
    </w:p>
    <w:p w14:paraId="368E70C1" w14:textId="77777777" w:rsidR="00280B97" w:rsidRDefault="00280B97" w:rsidP="00280B97">
      <w:pPr>
        <w:rPr>
          <w:ins w:id="11" w:author="Lenovo" w:date="2026-06-17T21:07:00Z" w16du:dateUtc="2026-06-17T15:37:00Z"/>
        </w:rPr>
      </w:pPr>
      <w:ins w:id="12" w:author="Lenovo" w:date="2026-06-17T21:07:00Z" w16du:dateUtc="2026-06-17T15:37:00Z">
        <w:r>
          <w:t xml:space="preserve">This serves as a precursor to photovoltaic cell </w:t>
        </w:r>
        <w:proofErr w:type="spellStart"/>
        <w:r>
          <w:t>modeling</w:t>
        </w:r>
        <w:proofErr w:type="spellEnd"/>
        <w:r>
          <w:t>, since the solar-cell equivalent circuit is fundamentally diode-based.</w:t>
        </w:r>
      </w:ins>
    </w:p>
    <w:p w14:paraId="11886C5D" w14:textId="77777777" w:rsidR="00280B97" w:rsidRDefault="00280B97" w:rsidP="00280B97">
      <w:pPr>
        <w:rPr>
          <w:ins w:id="13" w:author="Lenovo" w:date="2026-06-17T21:07:00Z" w16du:dateUtc="2026-06-17T15:37:00Z"/>
        </w:rPr>
      </w:pPr>
      <w:ins w:id="14" w:author="Lenovo" w:date="2026-06-17T21:07:00Z" w16du:dateUtc="2026-06-17T15:37:00Z">
        <w:r w:rsidRPr="001C0349">
          <w:rPr>
            <w:noProof/>
          </w:rPr>
          <w:drawing>
            <wp:inline distT="0" distB="0" distL="0" distR="0" wp14:anchorId="5351B764" wp14:editId="00F553DE">
              <wp:extent cx="2883048" cy="1670136"/>
              <wp:effectExtent l="0" t="0" r="0" b="6350"/>
              <wp:docPr id="1332377184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32377184" name="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83048" cy="167013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9B1F3DE" w14:textId="77777777" w:rsidR="00280B97" w:rsidRDefault="00280B97" w:rsidP="00280B97">
      <w:pPr>
        <w:rPr>
          <w:ins w:id="15" w:author="Lenovo" w:date="2026-06-17T21:07:00Z" w16du:dateUtc="2026-06-17T15:37:00Z"/>
        </w:rPr>
      </w:pPr>
      <w:ins w:id="16" w:author="Lenovo" w:date="2026-06-17T21:07:00Z" w16du:dateUtc="2026-06-17T15:37:00Z">
        <w:r w:rsidRPr="001C0349">
          <w:rPr>
            <w:noProof/>
          </w:rPr>
          <w:drawing>
            <wp:inline distT="0" distB="0" distL="0" distR="0" wp14:anchorId="5E9F2BA3" wp14:editId="1B59EAB4">
              <wp:extent cx="5731510" cy="3006090"/>
              <wp:effectExtent l="0" t="0" r="2540" b="3810"/>
              <wp:docPr id="2036786483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36786483" name="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30060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AE55B72" w14:textId="77777777" w:rsidR="00280B97" w:rsidRDefault="00280B97" w:rsidP="00280B97">
      <w:pPr>
        <w:rPr>
          <w:ins w:id="17" w:author="Lenovo" w:date="2026-06-17T21:07:00Z" w16du:dateUtc="2026-06-17T15:37:00Z"/>
        </w:rPr>
      </w:pPr>
      <w:ins w:id="18" w:author="Lenovo" w:date="2026-06-17T21:07:00Z" w16du:dateUtc="2026-06-17T15:37:00Z">
        <w:r>
          <w:t>On removing the Resistance and adding a current source instead</w:t>
        </w:r>
      </w:ins>
    </w:p>
    <w:p w14:paraId="4BF20F69" w14:textId="77777777" w:rsidR="00280B97" w:rsidRDefault="00280B97" w:rsidP="00280B97">
      <w:pPr>
        <w:rPr>
          <w:ins w:id="19" w:author="Lenovo" w:date="2026-06-17T21:07:00Z" w16du:dateUtc="2026-06-17T15:37:00Z"/>
        </w:rPr>
      </w:pPr>
      <w:ins w:id="20" w:author="Lenovo" w:date="2026-06-17T21:07:00Z" w16du:dateUtc="2026-06-17T15:37:00Z">
        <w:r w:rsidRPr="00554533">
          <w:rPr>
            <w:noProof/>
          </w:rPr>
          <w:drawing>
            <wp:inline distT="0" distB="0" distL="0" distR="0" wp14:anchorId="638DBC34" wp14:editId="4F79F54D">
              <wp:extent cx="2603634" cy="1803493"/>
              <wp:effectExtent l="0" t="0" r="6350" b="6350"/>
              <wp:docPr id="1659308948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59308948" name="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03634" cy="180349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04617AC" w14:textId="77777777" w:rsidR="00280B97" w:rsidRDefault="00280B97" w:rsidP="00280B97">
      <w:pPr>
        <w:rPr>
          <w:ins w:id="21" w:author="Lenovo" w:date="2026-06-17T21:07:00Z" w16du:dateUtc="2026-06-17T15:37:00Z"/>
        </w:rPr>
      </w:pPr>
      <w:ins w:id="22" w:author="Lenovo" w:date="2026-06-17T21:07:00Z" w16du:dateUtc="2026-06-17T15:37:00Z">
        <w:r w:rsidRPr="00554533">
          <w:rPr>
            <w:noProof/>
          </w:rPr>
          <w:drawing>
            <wp:inline distT="0" distB="0" distL="0" distR="0" wp14:anchorId="14C45FB8" wp14:editId="4C98DA07">
              <wp:extent cx="5731510" cy="3021330"/>
              <wp:effectExtent l="0" t="0" r="2540" b="7620"/>
              <wp:docPr id="1162972182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62972182" name="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30213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C06E3DF" w14:textId="77777777" w:rsidR="00280B97" w:rsidRDefault="00280B97" w:rsidP="00280B97">
      <w:pPr>
        <w:rPr>
          <w:ins w:id="23" w:author="Lenovo" w:date="2026-06-17T21:07:00Z" w16du:dateUtc="2026-06-17T15:37:00Z"/>
        </w:rPr>
      </w:pPr>
      <w:ins w:id="24" w:author="Lenovo" w:date="2026-06-17T21:07:00Z" w16du:dateUtc="2026-06-17T15:37:00Z">
        <w:r>
          <w:t>DAY-3</w:t>
        </w:r>
      </w:ins>
    </w:p>
    <w:p w14:paraId="6F60B94D" w14:textId="77777777" w:rsidR="00280B97" w:rsidRPr="007F0284" w:rsidRDefault="00280B97" w:rsidP="00280B97">
      <w:pPr>
        <w:rPr>
          <w:ins w:id="25" w:author="Lenovo" w:date="2026-06-17T21:07:00Z" w16du:dateUtc="2026-06-17T15:37:00Z"/>
        </w:rPr>
      </w:pPr>
      <w:ins w:id="26" w:author="Lenovo" w:date="2026-06-17T21:07:00Z" w16du:dateUtc="2026-06-17T15:37:00Z">
        <w:r w:rsidRPr="007F0284">
          <w:t>Day 3 – PV Model Improvement</w:t>
        </w:r>
      </w:ins>
    </w:p>
    <w:p w14:paraId="6CB1B043" w14:textId="77777777" w:rsidR="00280B97" w:rsidRPr="007F0284" w:rsidRDefault="00280B97" w:rsidP="00280B97">
      <w:pPr>
        <w:numPr>
          <w:ilvl w:val="0"/>
          <w:numId w:val="1"/>
        </w:numPr>
        <w:rPr>
          <w:ins w:id="27" w:author="Lenovo" w:date="2026-06-17T21:07:00Z" w16du:dateUtc="2026-06-17T15:37:00Z"/>
        </w:rPr>
      </w:pPr>
      <w:ins w:id="28" w:author="Lenovo" w:date="2026-06-17T21:07:00Z" w16du:dateUtc="2026-06-17T15:37:00Z">
        <w:r w:rsidRPr="007F0284">
          <w:t>Added series resistance (Rs) and shunt resistance (</w:t>
        </w:r>
        <w:proofErr w:type="spellStart"/>
        <w:r w:rsidRPr="007F0284">
          <w:t>Rsh</w:t>
        </w:r>
        <w:proofErr w:type="spellEnd"/>
        <w:r w:rsidRPr="007F0284">
          <w:t>) to the single-diode PV model.</w:t>
        </w:r>
      </w:ins>
    </w:p>
    <w:p w14:paraId="77C3ECC1" w14:textId="77777777" w:rsidR="00280B97" w:rsidRPr="007F0284" w:rsidRDefault="00280B97" w:rsidP="00280B97">
      <w:pPr>
        <w:numPr>
          <w:ilvl w:val="0"/>
          <w:numId w:val="1"/>
        </w:numPr>
        <w:rPr>
          <w:ins w:id="29" w:author="Lenovo" w:date="2026-06-17T21:07:00Z" w16du:dateUtc="2026-06-17T15:37:00Z"/>
        </w:rPr>
      </w:pPr>
      <w:ins w:id="30" w:author="Lenovo" w:date="2026-06-17T21:07:00Z" w16du:dateUtc="2026-06-17T15:37:00Z">
        <w:r w:rsidRPr="007F0284">
          <w:t xml:space="preserve">Tested different Rs and </w:t>
        </w:r>
        <w:proofErr w:type="spellStart"/>
        <w:r w:rsidRPr="007F0284">
          <w:t>Rsh</w:t>
        </w:r>
        <w:proofErr w:type="spellEnd"/>
        <w:r w:rsidRPr="007F0284">
          <w:t xml:space="preserve"> values in PSpice.</w:t>
        </w:r>
      </w:ins>
    </w:p>
    <w:p w14:paraId="325E900A" w14:textId="77777777" w:rsidR="00280B97" w:rsidRPr="007F0284" w:rsidRDefault="00280B97" w:rsidP="00280B97">
      <w:pPr>
        <w:numPr>
          <w:ilvl w:val="0"/>
          <w:numId w:val="1"/>
        </w:numPr>
        <w:rPr>
          <w:ins w:id="31" w:author="Lenovo" w:date="2026-06-17T21:07:00Z" w16du:dateUtc="2026-06-17T15:37:00Z"/>
        </w:rPr>
      </w:pPr>
      <w:ins w:id="32" w:author="Lenovo" w:date="2026-06-17T21:07:00Z" w16du:dateUtc="2026-06-17T15:37:00Z">
        <w:r w:rsidRPr="007F0284">
          <w:t>Learned that circuit topology affects simulation results significantly.</w:t>
        </w:r>
      </w:ins>
    </w:p>
    <w:p w14:paraId="70C8A712" w14:textId="77777777" w:rsidR="00280B97" w:rsidRPr="007F0284" w:rsidRDefault="00280B97" w:rsidP="00280B97">
      <w:pPr>
        <w:numPr>
          <w:ilvl w:val="0"/>
          <w:numId w:val="1"/>
        </w:numPr>
        <w:rPr>
          <w:ins w:id="33" w:author="Lenovo" w:date="2026-06-17T21:07:00Z" w16du:dateUtc="2026-06-17T15:37:00Z"/>
        </w:rPr>
      </w:pPr>
      <w:ins w:id="34" w:author="Lenovo" w:date="2026-06-17T21:07:00Z" w16du:dateUtc="2026-06-17T15:37:00Z">
        <w:r w:rsidRPr="007F0284">
          <w:t>Connected a load resistor (RL) and obtained a stable output voltage.</w:t>
        </w:r>
      </w:ins>
    </w:p>
    <w:p w14:paraId="5CBE5CC4" w14:textId="77777777" w:rsidR="00280B97" w:rsidRPr="007F0284" w:rsidRDefault="00280B97" w:rsidP="00280B97">
      <w:pPr>
        <w:numPr>
          <w:ilvl w:val="0"/>
          <w:numId w:val="1"/>
        </w:numPr>
        <w:rPr>
          <w:ins w:id="35" w:author="Lenovo" w:date="2026-06-17T21:07:00Z" w16du:dateUtc="2026-06-17T15:37:00Z"/>
        </w:rPr>
      </w:pPr>
      <w:ins w:id="36" w:author="Lenovo" w:date="2026-06-17T21:07:00Z" w16du:dateUtc="2026-06-17T15:37:00Z">
        <w:r w:rsidRPr="007F0284">
          <w:t>Performed an irradiance (</w:t>
        </w:r>
        <w:proofErr w:type="spellStart"/>
        <w:r w:rsidRPr="007F0284">
          <w:t>Iph</w:t>
        </w:r>
        <w:proofErr w:type="spellEnd"/>
        <w:r w:rsidRPr="007F0284">
          <w:t>) sweep from 0.1 A to 1.0 A.</w:t>
        </w:r>
      </w:ins>
    </w:p>
    <w:p w14:paraId="0DF9B588" w14:textId="77777777" w:rsidR="00280B97" w:rsidRPr="007F0284" w:rsidRDefault="00280B97" w:rsidP="00280B97">
      <w:pPr>
        <w:numPr>
          <w:ilvl w:val="0"/>
          <w:numId w:val="1"/>
        </w:numPr>
        <w:rPr>
          <w:ins w:id="37" w:author="Lenovo" w:date="2026-06-17T21:07:00Z" w16du:dateUtc="2026-06-17T15:37:00Z"/>
        </w:rPr>
      </w:pPr>
      <w:ins w:id="38" w:author="Lenovo" w:date="2026-06-17T21:07:00Z" w16du:dateUtc="2026-06-17T15:37:00Z">
        <w:r w:rsidRPr="007F0284">
          <w:t>Observed output voltage increase from approximately 0.81 V to 0.96 V with increasing irradiance.</w:t>
        </w:r>
      </w:ins>
    </w:p>
    <w:p w14:paraId="3FB5CC37" w14:textId="77777777" w:rsidR="00280B97" w:rsidRDefault="00280B97" w:rsidP="00280B97">
      <w:pPr>
        <w:rPr>
          <w:ins w:id="39" w:author="Lenovo" w:date="2026-06-17T21:07:00Z" w16du:dateUtc="2026-06-17T15:37:00Z"/>
        </w:rPr>
      </w:pPr>
      <w:ins w:id="40" w:author="Lenovo" w:date="2026-06-17T21:07:00Z" w16du:dateUtc="2026-06-17T15:37:00Z">
        <w:r w:rsidRPr="007F0284">
          <w:rPr>
            <w:noProof/>
          </w:rPr>
          <w:drawing>
            <wp:inline distT="0" distB="0" distL="0" distR="0" wp14:anchorId="1EF123A0" wp14:editId="23F065E0">
              <wp:extent cx="4515082" cy="1994002"/>
              <wp:effectExtent l="0" t="0" r="0" b="6350"/>
              <wp:docPr id="1235556243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35556243" name="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5082" cy="199400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C684175" w14:textId="77777777" w:rsidR="00280B97" w:rsidRDefault="00280B97" w:rsidP="00280B97">
      <w:pPr>
        <w:rPr>
          <w:ins w:id="41" w:author="Lenovo" w:date="2026-06-17T21:07:00Z" w16du:dateUtc="2026-06-17T15:37:00Z"/>
        </w:rPr>
      </w:pPr>
      <w:ins w:id="42" w:author="Lenovo" w:date="2026-06-17T21:07:00Z" w16du:dateUtc="2026-06-17T15:37:00Z">
        <w:r>
          <w:t>Circuit used</w:t>
        </w:r>
      </w:ins>
    </w:p>
    <w:p w14:paraId="06A3F96D" w14:textId="77777777" w:rsidR="00280B97" w:rsidRDefault="00280B97" w:rsidP="00280B97">
      <w:pPr>
        <w:rPr>
          <w:ins w:id="43" w:author="Lenovo" w:date="2026-06-17T21:07:00Z" w16du:dateUtc="2026-06-17T15:37:00Z"/>
        </w:rPr>
      </w:pPr>
      <w:ins w:id="44" w:author="Lenovo" w:date="2026-06-17T21:07:00Z" w16du:dateUtc="2026-06-17T15:37:00Z">
        <w:r w:rsidRPr="007F0284">
          <w:rPr>
            <w:noProof/>
          </w:rPr>
          <w:drawing>
            <wp:inline distT="0" distB="0" distL="0" distR="0" wp14:anchorId="5881176B" wp14:editId="6B6C43ED">
              <wp:extent cx="5731510" cy="1818640"/>
              <wp:effectExtent l="0" t="0" r="2540" b="0"/>
              <wp:docPr id="557308909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57308909" name="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18186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BA48EDB" w14:textId="77777777" w:rsidR="00280B97" w:rsidRDefault="00280B97" w:rsidP="00280B97">
      <w:pPr>
        <w:rPr>
          <w:ins w:id="45" w:author="Lenovo" w:date="2026-06-17T21:07:00Z" w16du:dateUtc="2026-06-17T15:37:00Z"/>
        </w:rPr>
      </w:pPr>
      <w:ins w:id="46" w:author="Lenovo" w:date="2026-06-17T21:07:00Z" w16du:dateUtc="2026-06-17T15:37:00Z">
        <w:r>
          <w:t xml:space="preserve">Irradiance </w:t>
        </w:r>
        <w:proofErr w:type="gramStart"/>
        <w:r>
          <w:t xml:space="preserve">( </w:t>
        </w:r>
        <w:proofErr w:type="spellStart"/>
        <w:r>
          <w:t>Iph</w:t>
        </w:r>
        <w:proofErr w:type="spellEnd"/>
        <w:proofErr w:type="gramEnd"/>
        <w:r>
          <w:t xml:space="preserve"> ) sweep</w:t>
        </w:r>
      </w:ins>
    </w:p>
    <w:p w14:paraId="5309539B" w14:textId="77777777" w:rsidR="00280B97" w:rsidRPr="007F0284" w:rsidRDefault="00280B97" w:rsidP="00280B97">
      <w:pPr>
        <w:rPr>
          <w:ins w:id="47" w:author="Lenovo" w:date="2026-06-17T21:07:00Z" w16du:dateUtc="2026-06-17T15:37:00Z"/>
        </w:rPr>
      </w:pPr>
      <w:ins w:id="48" w:author="Lenovo" w:date="2026-06-17T21:07:00Z" w16du:dateUtc="2026-06-17T15:37:00Z">
        <w:r w:rsidRPr="007F0284">
          <w:t>Conclusion:</w:t>
        </w:r>
        <w:r w:rsidRPr="007F0284">
          <w:br/>
          <w:t>The PV model responds correctly to changes in illumination. Higher irradiance produces higher output voltage, indicating increased power generation capability.</w:t>
        </w:r>
      </w:ins>
    </w:p>
    <w:p w14:paraId="27D9384D" w14:textId="77777777" w:rsidR="00280B97" w:rsidRDefault="00280B97" w:rsidP="00280B97">
      <w:pPr>
        <w:rPr>
          <w:ins w:id="49" w:author="Lenovo" w:date="2026-06-17T21:07:00Z" w16du:dateUtc="2026-06-17T15:37:00Z"/>
        </w:rPr>
      </w:pPr>
    </w:p>
    <w:p w14:paraId="5B13A18E" w14:textId="77777777" w:rsidR="00280B97" w:rsidRDefault="00280B97"/>
    <w:sectPr w:rsidR="00280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E4489"/>
    <w:multiLevelType w:val="multilevel"/>
    <w:tmpl w:val="0158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88452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enovo">
    <w15:presenceInfo w15:providerId="None" w15:userId="Lenov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938"/>
    <w:rsid w:val="00020B80"/>
    <w:rsid w:val="00280B97"/>
    <w:rsid w:val="006F46A7"/>
    <w:rsid w:val="00735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6610F"/>
  <w15:chartTrackingRefBased/>
  <w15:docId w15:val="{84F087F2-1B77-4539-8A6F-1FC0F521E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9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9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9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9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9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9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9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9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9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9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938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280B9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2026-06-15T14:40:00Z</dcterms:created>
  <dcterms:modified xsi:type="dcterms:W3CDTF">2026-06-17T15:37:00Z</dcterms:modified>
</cp:coreProperties>
</file>